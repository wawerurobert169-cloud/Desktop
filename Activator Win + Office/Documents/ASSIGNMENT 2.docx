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2BEF" w14:textId="77777777" w:rsidR="00683159" w:rsidRDefault="00683159" w:rsidP="000D6AE9">
      <w:pPr>
        <w:jc w:val="center"/>
        <w:rPr>
          <w:b/>
          <w:bCs/>
        </w:rPr>
      </w:pPr>
    </w:p>
    <w:p w14:paraId="42C30D96" w14:textId="77777777" w:rsidR="00683159" w:rsidRDefault="00683159" w:rsidP="000D6AE9">
      <w:pPr>
        <w:jc w:val="center"/>
        <w:rPr>
          <w:b/>
          <w:bCs/>
        </w:rPr>
      </w:pPr>
    </w:p>
    <w:p w14:paraId="7568E2D3" w14:textId="08D52695" w:rsidR="00DA5A05" w:rsidRPr="00F41E9B" w:rsidRDefault="00DA5A05" w:rsidP="000D6AE9">
      <w:pPr>
        <w:jc w:val="center"/>
        <w:rPr>
          <w:b/>
          <w:bCs/>
        </w:rPr>
      </w:pPr>
      <w:r w:rsidRPr="00F41E9B">
        <w:rPr>
          <w:b/>
          <w:bCs/>
        </w:rPr>
        <w:t>GROUP WORK</w:t>
      </w:r>
    </w:p>
    <w:p w14:paraId="52477659" w14:textId="77777777" w:rsidR="00DA5A05" w:rsidRPr="00F41E9B" w:rsidRDefault="00DA5A05" w:rsidP="00407310">
      <w:pPr>
        <w:jc w:val="center"/>
        <w:rPr>
          <w:b/>
          <w:bCs/>
        </w:rPr>
      </w:pPr>
    </w:p>
    <w:p w14:paraId="4A3E0FB0" w14:textId="77D62D90" w:rsidR="0039546C" w:rsidRPr="00F41E9B" w:rsidRDefault="0039546C" w:rsidP="00407310">
      <w:pPr>
        <w:jc w:val="center"/>
        <w:rPr>
          <w:color w:val="00B0F0"/>
        </w:rPr>
      </w:pPr>
      <w:r w:rsidRPr="00F41E9B">
        <w:rPr>
          <w:color w:val="00B0F0"/>
        </w:rPr>
        <w:t>SPM 2100 Discrete Mathematics</w:t>
      </w:r>
    </w:p>
    <w:p w14:paraId="49EC9D58" w14:textId="77777777" w:rsidR="0039546C" w:rsidRPr="00F41E9B" w:rsidRDefault="0039546C" w:rsidP="00407310">
      <w:pPr>
        <w:jc w:val="center"/>
        <w:rPr>
          <w:color w:val="00B0F0"/>
        </w:rPr>
      </w:pPr>
      <w:r w:rsidRPr="00F41E9B">
        <w:rPr>
          <w:color w:val="00B0F0"/>
        </w:rPr>
        <w:t>Kirinyaga University</w:t>
      </w:r>
    </w:p>
    <w:p w14:paraId="155D0613" w14:textId="77777777" w:rsidR="0039546C" w:rsidRPr="00F41E9B" w:rsidRDefault="0039546C" w:rsidP="00407310">
      <w:pPr>
        <w:jc w:val="center"/>
        <w:rPr>
          <w:color w:val="00B0F0"/>
        </w:rPr>
      </w:pPr>
      <w:r w:rsidRPr="00F41E9B">
        <w:rPr>
          <w:color w:val="00B0F0"/>
        </w:rPr>
        <w:t xml:space="preserve">Instructor: Pancras </w:t>
      </w:r>
      <w:proofErr w:type="spellStart"/>
      <w:r w:rsidRPr="00F41E9B">
        <w:rPr>
          <w:color w:val="00B0F0"/>
        </w:rPr>
        <w:t>Ongili</w:t>
      </w:r>
      <w:proofErr w:type="spellEnd"/>
    </w:p>
    <w:p w14:paraId="2C731005" w14:textId="2CBEB6DC" w:rsidR="0039546C" w:rsidRPr="00F41E9B" w:rsidRDefault="0039546C" w:rsidP="00407310">
      <w:pPr>
        <w:jc w:val="center"/>
        <w:rPr>
          <w:color w:val="00B0F0"/>
        </w:rPr>
      </w:pPr>
      <w:r w:rsidRPr="00F41E9B">
        <w:rPr>
          <w:color w:val="00B0F0"/>
        </w:rPr>
        <w:t>September 11</w:t>
      </w:r>
      <w:proofErr w:type="gramStart"/>
      <w:r w:rsidRPr="00F41E9B">
        <w:rPr>
          <w:color w:val="00B0F0"/>
          <w:vertAlign w:val="superscript"/>
        </w:rPr>
        <w:t>th</w:t>
      </w:r>
      <w:r w:rsidRPr="00F41E9B">
        <w:rPr>
          <w:color w:val="00B0F0"/>
        </w:rPr>
        <w:t xml:space="preserve">  2025</w:t>
      </w:r>
      <w:proofErr w:type="gramEnd"/>
    </w:p>
    <w:p w14:paraId="178B7A74" w14:textId="77777777" w:rsidR="0039546C" w:rsidRPr="00F41E9B" w:rsidRDefault="0039546C" w:rsidP="00407310">
      <w:pPr>
        <w:jc w:val="center"/>
      </w:pPr>
    </w:p>
    <w:p w14:paraId="3E0A32FC" w14:textId="5604F72E" w:rsidR="00DA5A05" w:rsidRPr="00F41E9B" w:rsidRDefault="00F853DA" w:rsidP="00407310">
      <w:pPr>
        <w:jc w:val="center"/>
      </w:pPr>
      <w:r w:rsidRPr="00F41E9B">
        <w:t>Collins Mutahi (CT101/G/2</w:t>
      </w:r>
      <w:r w:rsidR="00797AC6" w:rsidRPr="00F41E9B">
        <w:t>6624/25</w:t>
      </w:r>
      <w:r w:rsidR="006E60F7" w:rsidRPr="00F41E9B">
        <w:t>)</w:t>
      </w:r>
    </w:p>
    <w:p w14:paraId="2173EEA9" w14:textId="4F089395" w:rsidR="00BC3ED6" w:rsidRPr="00F41E9B" w:rsidRDefault="00BC3ED6" w:rsidP="00407310">
      <w:pPr>
        <w:jc w:val="center"/>
      </w:pPr>
      <w:r w:rsidRPr="00F41E9B">
        <w:t xml:space="preserve">Robert Waweru </w:t>
      </w:r>
      <w:r w:rsidR="00A019D0" w:rsidRPr="00F41E9B">
        <w:t>(</w:t>
      </w:r>
      <w:r w:rsidR="00826801" w:rsidRPr="00F41E9B">
        <w:t>CT101/G/26645/25)</w:t>
      </w:r>
    </w:p>
    <w:p w14:paraId="42595831" w14:textId="06F2CBB2" w:rsidR="00826801" w:rsidRPr="00F41E9B" w:rsidRDefault="00EF40D2" w:rsidP="00407310">
      <w:pPr>
        <w:jc w:val="center"/>
      </w:pPr>
      <w:r w:rsidRPr="00F41E9B">
        <w:t>Eliud Kiogora (CT101</w:t>
      </w:r>
      <w:r w:rsidR="00FE4FF1" w:rsidRPr="00F41E9B">
        <w:t>/G/26</w:t>
      </w:r>
      <w:r w:rsidR="00860FA4" w:rsidRPr="00F41E9B">
        <w:t>576</w:t>
      </w:r>
      <w:r w:rsidR="00FE4FF1" w:rsidRPr="00F41E9B">
        <w:t>/25)</w:t>
      </w:r>
    </w:p>
    <w:p w14:paraId="19F0B97B" w14:textId="6D644F8A" w:rsidR="00FE4FF1" w:rsidRPr="00F41E9B" w:rsidRDefault="00285390" w:rsidP="00407310">
      <w:pPr>
        <w:jc w:val="center"/>
      </w:pPr>
      <w:r w:rsidRPr="00F41E9B">
        <w:t xml:space="preserve">James </w:t>
      </w:r>
      <w:r w:rsidR="00886166" w:rsidRPr="00F41E9B">
        <w:t>Njuguna (CT101/G/</w:t>
      </w:r>
      <w:r w:rsidR="0052041C" w:rsidRPr="00F41E9B">
        <w:t>26606</w:t>
      </w:r>
      <w:r w:rsidR="00BF65CE" w:rsidRPr="00F41E9B">
        <w:t>/25)</w:t>
      </w:r>
    </w:p>
    <w:p w14:paraId="5678F1DB" w14:textId="0105F462" w:rsidR="00BF65CE" w:rsidRPr="00F41E9B" w:rsidRDefault="00BF65CE" w:rsidP="00407310">
      <w:pPr>
        <w:jc w:val="center"/>
      </w:pPr>
      <w:proofErr w:type="spellStart"/>
      <w:r w:rsidRPr="00F41E9B">
        <w:t>Greshian</w:t>
      </w:r>
      <w:proofErr w:type="spellEnd"/>
      <w:r w:rsidRPr="00F41E9B">
        <w:t xml:space="preserve"> </w:t>
      </w:r>
      <w:proofErr w:type="spellStart"/>
      <w:r w:rsidRPr="00F41E9B">
        <w:t>Vierah</w:t>
      </w:r>
      <w:proofErr w:type="spellEnd"/>
      <w:r w:rsidR="0072778B" w:rsidRPr="00F41E9B">
        <w:t xml:space="preserve"> (CT101/G</w:t>
      </w:r>
      <w:r w:rsidR="00FF431B" w:rsidRPr="00F41E9B">
        <w:t>/26698/25)</w:t>
      </w:r>
    </w:p>
    <w:p w14:paraId="380A43B2" w14:textId="77777777" w:rsidR="00372C98" w:rsidRPr="00F41E9B" w:rsidRDefault="007D675C" w:rsidP="00407310">
      <w:pPr>
        <w:jc w:val="center"/>
      </w:pPr>
      <w:r w:rsidRPr="00F41E9B">
        <w:t>Kimani Rebecca (CT101/G</w:t>
      </w:r>
      <w:r w:rsidR="00372C98" w:rsidRPr="00F41E9B">
        <w:t>/26586/25)</w:t>
      </w:r>
    </w:p>
    <w:p w14:paraId="12B450B3" w14:textId="64919798" w:rsidR="009924BD" w:rsidRPr="00F41E9B" w:rsidRDefault="00372C98" w:rsidP="00407310">
      <w:pPr>
        <w:jc w:val="center"/>
      </w:pPr>
      <w:r w:rsidRPr="00F41E9B">
        <w:t xml:space="preserve">Sharon </w:t>
      </w:r>
      <w:r w:rsidR="002F7732" w:rsidRPr="00F41E9B">
        <w:t>(CT101/G/</w:t>
      </w:r>
      <w:r w:rsidR="009924BD" w:rsidRPr="00F41E9B">
        <w:t>26585/25)</w:t>
      </w:r>
    </w:p>
    <w:p w14:paraId="5FC78F49" w14:textId="77777777" w:rsidR="005F32BA" w:rsidRPr="00F41E9B" w:rsidRDefault="009924BD" w:rsidP="00407310">
      <w:pPr>
        <w:jc w:val="center"/>
      </w:pPr>
      <w:r w:rsidRPr="00F41E9B">
        <w:t>Andrew (CT101/G/</w:t>
      </w:r>
      <w:r w:rsidR="005F32BA" w:rsidRPr="00F41E9B">
        <w:t>26661/25)</w:t>
      </w:r>
    </w:p>
    <w:p w14:paraId="79B2710C" w14:textId="77777777" w:rsidR="000C1A1A" w:rsidRPr="00F41E9B" w:rsidRDefault="00E97849" w:rsidP="00407310">
      <w:pPr>
        <w:jc w:val="center"/>
      </w:pPr>
      <w:r w:rsidRPr="00F41E9B">
        <w:t>Francis (CT101/G/</w:t>
      </w:r>
      <w:r w:rsidR="000C1A1A" w:rsidRPr="00F41E9B">
        <w:t>26611/25)</w:t>
      </w:r>
    </w:p>
    <w:p w14:paraId="4B1FD6E6" w14:textId="77777777" w:rsidR="00012F6D" w:rsidRPr="00F41E9B" w:rsidRDefault="000C1A1A" w:rsidP="00407310">
      <w:pPr>
        <w:jc w:val="center"/>
      </w:pPr>
      <w:r w:rsidRPr="00F41E9B">
        <w:t>Goron (CT101/</w:t>
      </w:r>
      <w:r w:rsidR="00A5729A" w:rsidRPr="00F41E9B">
        <w:t>G/26075/25)</w:t>
      </w:r>
    </w:p>
    <w:p w14:paraId="78818CEE" w14:textId="77777777" w:rsidR="005F4CCA" w:rsidRPr="00F41E9B" w:rsidRDefault="00012F6D" w:rsidP="00407310">
      <w:pPr>
        <w:jc w:val="center"/>
      </w:pPr>
      <w:r w:rsidRPr="00F41E9B">
        <w:t>Lewis Njau (</w:t>
      </w:r>
      <w:r w:rsidR="001D548A" w:rsidRPr="00F41E9B">
        <w:t>CT101/G/28463/25)</w:t>
      </w:r>
    </w:p>
    <w:p w14:paraId="688AF74D" w14:textId="77777777" w:rsidR="005F4CCA" w:rsidRDefault="005F4CCA">
      <w:pPr>
        <w:rPr>
          <w:sz w:val="20"/>
          <w:szCs w:val="20"/>
        </w:rPr>
      </w:pPr>
    </w:p>
    <w:p w14:paraId="7E9C6FD0" w14:textId="1D1AA9E6" w:rsidR="009B0BE7" w:rsidRDefault="009B0BE7">
      <w:r>
        <w:br w:type="page"/>
      </w:r>
    </w:p>
    <w:p w14:paraId="6ACD9B2B" w14:textId="77777777" w:rsidR="009B0BE7" w:rsidRDefault="009B0BE7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ASSIGNMENT 2</w:t>
      </w:r>
    </w:p>
    <w:p w14:paraId="6CC6A147" w14:textId="77777777" w:rsidR="009B0BE7" w:rsidRDefault="009B0BE7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Given that C = {a, b, c, d, e, f, g}</w:t>
      </w:r>
    </w:p>
    <w:p w14:paraId="1B2606EC" w14:textId="0AABA5F1" w:rsidR="009B0BE7" w:rsidRDefault="001126BA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List all</w:t>
      </w:r>
      <w:r w:rsidR="009B0BE7">
        <w:rPr>
          <w:color w:val="000000"/>
          <w:sz w:val="27"/>
          <w:szCs w:val="27"/>
        </w:rPr>
        <w:t xml:space="preserve"> power set</w:t>
      </w:r>
      <w:r>
        <w:rPr>
          <w:color w:val="000000"/>
          <w:sz w:val="27"/>
          <w:szCs w:val="27"/>
        </w:rPr>
        <w:t>s of c</w:t>
      </w:r>
    </w:p>
    <w:p w14:paraId="314DB71F" w14:textId="10AF3811" w:rsidR="00766007" w:rsidRDefault="00685473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Total subsets=2^n,</w:t>
      </w:r>
    </w:p>
    <w:p w14:paraId="1671547C" w14:textId="7645F932" w:rsidR="000B4A68" w:rsidRDefault="000B4A68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Where n=7</w:t>
      </w:r>
    </w:p>
    <w:p w14:paraId="45461A17" w14:textId="739C0DF0" w:rsidR="000B4A68" w:rsidRDefault="000B4A68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Therefore </w:t>
      </w:r>
      <w:r w:rsidR="00674FB0">
        <w:rPr>
          <w:color w:val="000000"/>
          <w:sz w:val="27"/>
          <w:szCs w:val="27"/>
        </w:rPr>
        <w:t>2^7=128</w:t>
      </w:r>
    </w:p>
    <w:p w14:paraId="60F1AFCA" w14:textId="597363B5" w:rsidR="009B0BE7" w:rsidRDefault="0002351D" w:rsidP="009B0BE7">
      <w:pPr>
        <w:pStyle w:val="NormalWeb"/>
        <w:rPr>
          <w:color w:val="000000"/>
          <w:sz w:val="27"/>
          <w:szCs w:val="27"/>
        </w:rPr>
      </w:pPr>
      <w:r>
        <w:rPr>
          <w:rFonts w:ascii="Cambria Math" w:hAnsi="Cambria Math" w:cs="Cambria Math"/>
          <w:color w:val="000000"/>
          <w:sz w:val="27"/>
          <w:szCs w:val="27"/>
        </w:rPr>
        <w:t>P</w:t>
      </w:r>
      <w:r w:rsidR="004C3FB2">
        <w:rPr>
          <w:rFonts w:ascii="Cambria Math" w:hAnsi="Cambria Math" w:cs="Cambria Math"/>
          <w:color w:val="000000"/>
          <w:sz w:val="27"/>
          <w:szCs w:val="27"/>
        </w:rPr>
        <w:t>©</w:t>
      </w:r>
      <w:r w:rsidR="00171E77">
        <w:rPr>
          <w:rFonts w:ascii="Cambria Math" w:hAnsi="Cambria Math" w:cs="Cambria Math"/>
          <w:color w:val="000000"/>
          <w:sz w:val="27"/>
          <w:szCs w:val="27"/>
        </w:rPr>
        <w:t>= {</w:t>
      </w:r>
      <w:r w:rsidR="009B0BE7">
        <w:rPr>
          <w:rFonts w:ascii="Cambria Math" w:hAnsi="Cambria Math" w:cs="Cambria Math"/>
          <w:color w:val="000000"/>
          <w:sz w:val="27"/>
          <w:szCs w:val="27"/>
        </w:rPr>
        <w:t>∅</w:t>
      </w:r>
      <w:r w:rsidR="009B0BE7">
        <w:rPr>
          <w:color w:val="000000"/>
          <w:sz w:val="27"/>
          <w:szCs w:val="27"/>
        </w:rPr>
        <w:t>, C, {a}, {b}, {c}, {d}, {e}, {f}, {g},</w:t>
      </w:r>
    </w:p>
    <w:p w14:paraId="401B2EE1" w14:textId="3EA4BD4D" w:rsidR="009B0BE7" w:rsidRDefault="009B0BE7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{a, b}, {a, c}, {a, d}, {a, e}, {a, f}, {a, g}, {b, c}, {b ,d}, {b, e}, {b, f}, {b, g}, {c, d</w:t>
      </w:r>
      <w:r w:rsidR="00125EB3">
        <w:rPr>
          <w:color w:val="000000"/>
          <w:sz w:val="27"/>
          <w:szCs w:val="27"/>
        </w:rPr>
        <w:t>}</w:t>
      </w:r>
      <w:r>
        <w:rPr>
          <w:color w:val="000000"/>
          <w:sz w:val="27"/>
          <w:szCs w:val="27"/>
        </w:rPr>
        <w:t>, {c, e}, {c, f}, {c, g</w:t>
      </w:r>
      <w:r w:rsidR="00125EB3">
        <w:rPr>
          <w:color w:val="000000"/>
          <w:sz w:val="27"/>
          <w:szCs w:val="27"/>
        </w:rPr>
        <w:t>}</w:t>
      </w:r>
      <w:r>
        <w:rPr>
          <w:color w:val="000000"/>
          <w:sz w:val="27"/>
          <w:szCs w:val="27"/>
        </w:rPr>
        <w:t>, {d, e}, {d, f}, {d, g}, {e, f}, {e, g}, {f, g},</w:t>
      </w:r>
    </w:p>
    <w:p w14:paraId="12DF0939" w14:textId="3589CC9C" w:rsidR="009B0BE7" w:rsidRDefault="009B0BE7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{a, </w:t>
      </w:r>
      <w:proofErr w:type="spellStart"/>
      <w:r>
        <w:rPr>
          <w:color w:val="000000"/>
          <w:sz w:val="27"/>
          <w:szCs w:val="27"/>
        </w:rPr>
        <w:t>b,c</w:t>
      </w:r>
      <w:proofErr w:type="spellEnd"/>
      <w:r>
        <w:rPr>
          <w:color w:val="000000"/>
          <w:sz w:val="27"/>
          <w:szCs w:val="27"/>
        </w:rPr>
        <w:t xml:space="preserve">}, {a, b, d}, {a, b, e}, {a, b, f}, {a, b, g}, {a, c, d}, {a, c, e}, {a, c, f}, {a, c, g}, {a, </w:t>
      </w:r>
      <w:proofErr w:type="spellStart"/>
      <w:r>
        <w:rPr>
          <w:color w:val="000000"/>
          <w:sz w:val="27"/>
          <w:szCs w:val="27"/>
        </w:rPr>
        <w:t>d,e</w:t>
      </w:r>
      <w:proofErr w:type="spellEnd"/>
      <w:r>
        <w:rPr>
          <w:color w:val="000000"/>
          <w:sz w:val="27"/>
          <w:szCs w:val="27"/>
        </w:rPr>
        <w:t>}, {a, d, f}, {a, d, g}, {a, e, f}, {a, e, g}, {a, f, g}, {b, c, d}, {b, c, e}, {b, c, f}, {b, c, g},{b, d, e}, {b, d, f}, {b, d, g}, {b, e, f}, {b, e, g}, {b, f, g}, {c, d, e}, {c, d, f,</w:t>
      </w:r>
      <w:ins w:id="0" w:author="Microsoft Word" w:date="2025-09-17T22:39:00Z" w16du:dateUtc="2025-09-17T19:39:00Z">
        <w:r w:rsidR="00390DC4">
          <w:rPr>
            <w:color w:val="000000"/>
            <w:sz w:val="27"/>
            <w:szCs w:val="27"/>
          </w:rPr>
          <w:t>}</w:t>
        </w:r>
        <w:r>
          <w:rPr>
            <w:color w:val="000000"/>
            <w:sz w:val="27"/>
            <w:szCs w:val="27"/>
          </w:rPr>
          <w:t>,</w:t>
        </w:r>
      </w:ins>
      <w:r>
        <w:rPr>
          <w:color w:val="000000"/>
          <w:sz w:val="27"/>
          <w:szCs w:val="27"/>
        </w:rPr>
        <w:t xml:space="preserve"> {c, d, g} {c, </w:t>
      </w:r>
      <w:proofErr w:type="spellStart"/>
      <w:r>
        <w:rPr>
          <w:color w:val="000000"/>
          <w:sz w:val="27"/>
          <w:szCs w:val="27"/>
        </w:rPr>
        <w:t>e,f</w:t>
      </w:r>
      <w:proofErr w:type="spellEnd"/>
      <w:r>
        <w:rPr>
          <w:color w:val="000000"/>
          <w:sz w:val="27"/>
          <w:szCs w:val="27"/>
        </w:rPr>
        <w:t>}, {c, e, g</w:t>
      </w:r>
      <w:r w:rsidR="00674FB0">
        <w:rPr>
          <w:color w:val="000000"/>
          <w:sz w:val="27"/>
          <w:szCs w:val="27"/>
        </w:rPr>
        <w:t>}</w:t>
      </w:r>
      <w:r>
        <w:rPr>
          <w:color w:val="000000"/>
          <w:sz w:val="27"/>
          <w:szCs w:val="27"/>
        </w:rPr>
        <w:t xml:space="preserve">, </w:t>
      </w:r>
      <w:r w:rsidR="00674FB0">
        <w:rPr>
          <w:color w:val="000000"/>
          <w:sz w:val="27"/>
          <w:szCs w:val="27"/>
        </w:rPr>
        <w:t>{</w:t>
      </w:r>
      <w:r>
        <w:rPr>
          <w:color w:val="000000"/>
          <w:sz w:val="27"/>
          <w:szCs w:val="27"/>
        </w:rPr>
        <w:t>c, f, g}, {d, e, f}, {d, e, g}, {d, f, g}, {e, f, g},</w:t>
      </w:r>
    </w:p>
    <w:p w14:paraId="2F6F47F5" w14:textId="2F102403" w:rsidR="009B0BE7" w:rsidRDefault="009B0BE7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{a, b, c, d}, {a, b, c, e}, {a, b, </w:t>
      </w:r>
      <w:proofErr w:type="spellStart"/>
      <w:r>
        <w:rPr>
          <w:color w:val="000000"/>
          <w:sz w:val="27"/>
          <w:szCs w:val="27"/>
        </w:rPr>
        <w:t>c,f</w:t>
      </w:r>
      <w:proofErr w:type="spellEnd"/>
      <w:r>
        <w:rPr>
          <w:color w:val="000000"/>
          <w:sz w:val="27"/>
          <w:szCs w:val="27"/>
        </w:rPr>
        <w:t xml:space="preserve">}, {a, b, c, g}, {a, b, d, e}, {a, b, d, f}, </w:t>
      </w:r>
      <w:r w:rsidR="00FF71BE">
        <w:rPr>
          <w:color w:val="000000"/>
          <w:sz w:val="27"/>
          <w:szCs w:val="27"/>
        </w:rPr>
        <w:t>{</w:t>
      </w:r>
      <w:r>
        <w:rPr>
          <w:color w:val="000000"/>
          <w:sz w:val="27"/>
          <w:szCs w:val="27"/>
        </w:rPr>
        <w:t xml:space="preserve">a, b, d, g}, {a, b, e, f} {a, </w:t>
      </w:r>
      <w:proofErr w:type="spellStart"/>
      <w:r>
        <w:rPr>
          <w:color w:val="000000"/>
          <w:sz w:val="27"/>
          <w:szCs w:val="27"/>
        </w:rPr>
        <w:t>b,e</w:t>
      </w:r>
      <w:proofErr w:type="spellEnd"/>
      <w:r>
        <w:rPr>
          <w:color w:val="000000"/>
          <w:sz w:val="27"/>
          <w:szCs w:val="27"/>
        </w:rPr>
        <w:t xml:space="preserve">, g}, {a, b, f, g}, {a, </w:t>
      </w:r>
      <w:proofErr w:type="spellStart"/>
      <w:r>
        <w:rPr>
          <w:color w:val="000000"/>
          <w:sz w:val="27"/>
          <w:szCs w:val="27"/>
        </w:rPr>
        <w:t>c,d</w:t>
      </w:r>
      <w:proofErr w:type="spellEnd"/>
      <w:r>
        <w:rPr>
          <w:color w:val="000000"/>
          <w:sz w:val="27"/>
          <w:szCs w:val="27"/>
        </w:rPr>
        <w:t>, e}, {a, c, d, f}, {a, c, d, g}, {a, c, e, f}, {a, c, e, g}, {a, c, f, g}, {a, d, e, f}, {a, d, e, g}, {</w:t>
      </w:r>
      <w:proofErr w:type="spellStart"/>
      <w:r>
        <w:rPr>
          <w:color w:val="000000"/>
          <w:sz w:val="27"/>
          <w:szCs w:val="27"/>
        </w:rPr>
        <w:t>a,d</w:t>
      </w:r>
      <w:proofErr w:type="spellEnd"/>
      <w:r>
        <w:rPr>
          <w:color w:val="000000"/>
          <w:sz w:val="27"/>
          <w:szCs w:val="27"/>
        </w:rPr>
        <w:t>, f, g</w:t>
      </w:r>
      <w:r w:rsidR="00674FB0">
        <w:rPr>
          <w:color w:val="000000"/>
          <w:sz w:val="27"/>
          <w:szCs w:val="27"/>
        </w:rPr>
        <w:t>}</w:t>
      </w:r>
      <w:r>
        <w:rPr>
          <w:color w:val="000000"/>
          <w:sz w:val="27"/>
          <w:szCs w:val="27"/>
        </w:rPr>
        <w:t>, {a, e, f, g}, {b, c, d, e}, {b, c, d, f}, {b, c, d, g}, {b, c, e, f}, {b, c, e, g}, {b, c, f, g},</w:t>
      </w:r>
      <w:r w:rsidR="00674FB0">
        <w:rPr>
          <w:color w:val="000000"/>
          <w:sz w:val="27"/>
          <w:szCs w:val="27"/>
        </w:rPr>
        <w:t>{</w:t>
      </w:r>
      <w:r>
        <w:rPr>
          <w:color w:val="000000"/>
          <w:sz w:val="27"/>
          <w:szCs w:val="27"/>
        </w:rPr>
        <w:t xml:space="preserve">b, d, e, f}, {b, d, e, g}, {b, d, f, g}, {b, e, f, g}, {c, d, e, f}, {c, d, e, g}, {c, d, f, g}, {c, e, </w:t>
      </w:r>
      <w:proofErr w:type="spellStart"/>
      <w:r>
        <w:rPr>
          <w:color w:val="000000"/>
          <w:sz w:val="27"/>
          <w:szCs w:val="27"/>
        </w:rPr>
        <w:t>f,g</w:t>
      </w:r>
      <w:proofErr w:type="spellEnd"/>
      <w:r>
        <w:rPr>
          <w:color w:val="000000"/>
          <w:sz w:val="27"/>
          <w:szCs w:val="27"/>
        </w:rPr>
        <w:t xml:space="preserve">}, {d, e, f, g}, </w:t>
      </w:r>
    </w:p>
    <w:p w14:paraId="3497D351" w14:textId="745A1603" w:rsidR="009B0BE7" w:rsidRDefault="009B0BE7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{a, b, c, d, e}, {a, b, c, d, f</w:t>
      </w:r>
      <w:r w:rsidR="005D3267">
        <w:rPr>
          <w:color w:val="000000"/>
          <w:sz w:val="27"/>
          <w:szCs w:val="27"/>
        </w:rPr>
        <w:t>}</w:t>
      </w:r>
      <w:r>
        <w:rPr>
          <w:color w:val="000000"/>
          <w:sz w:val="27"/>
          <w:szCs w:val="27"/>
        </w:rPr>
        <w:t xml:space="preserve">, {a, b, c, d, g}, {a, b, c, e, f}, {a, b, c, e, g}, {a, </w:t>
      </w:r>
      <w:proofErr w:type="spellStart"/>
      <w:r>
        <w:rPr>
          <w:color w:val="000000"/>
          <w:sz w:val="27"/>
          <w:szCs w:val="27"/>
        </w:rPr>
        <w:t>b,c</w:t>
      </w:r>
      <w:proofErr w:type="spellEnd"/>
      <w:r>
        <w:rPr>
          <w:color w:val="000000"/>
          <w:sz w:val="27"/>
          <w:szCs w:val="27"/>
        </w:rPr>
        <w:t xml:space="preserve">, f, g}, {a, b, d, e, f}, {a, b, d, e, g}, { a, b, d, f, g}, {a, b, e, f, g}, {a, c, d, e, f}, {a, c, d, </w:t>
      </w:r>
      <w:proofErr w:type="spellStart"/>
      <w:r>
        <w:rPr>
          <w:color w:val="000000"/>
          <w:sz w:val="27"/>
          <w:szCs w:val="27"/>
        </w:rPr>
        <w:t>e,g</w:t>
      </w:r>
      <w:proofErr w:type="spellEnd"/>
      <w:r>
        <w:rPr>
          <w:color w:val="000000"/>
          <w:sz w:val="27"/>
          <w:szCs w:val="27"/>
        </w:rPr>
        <w:t xml:space="preserve">}, {a, c, d, f, g}, {a, c, e, f, g}, {a, d, e, f, g}, {b, c, d, e, f}, </w:t>
      </w:r>
      <w:r w:rsidR="00395DBC">
        <w:rPr>
          <w:color w:val="000000"/>
          <w:sz w:val="27"/>
          <w:szCs w:val="27"/>
        </w:rPr>
        <w:t>{</w:t>
      </w:r>
      <w:r>
        <w:rPr>
          <w:color w:val="000000"/>
          <w:sz w:val="27"/>
          <w:szCs w:val="27"/>
        </w:rPr>
        <w:t xml:space="preserve">b, c, d, e, g}, {b, c, d, f, g}, </w:t>
      </w:r>
      <w:r w:rsidR="00395DBC">
        <w:rPr>
          <w:color w:val="000000"/>
          <w:sz w:val="27"/>
          <w:szCs w:val="27"/>
        </w:rPr>
        <w:t>{</w:t>
      </w:r>
      <w:proofErr w:type="spellStart"/>
      <w:r>
        <w:rPr>
          <w:color w:val="000000"/>
          <w:sz w:val="27"/>
          <w:szCs w:val="27"/>
        </w:rPr>
        <w:t>b,c</w:t>
      </w:r>
      <w:proofErr w:type="spellEnd"/>
      <w:r>
        <w:rPr>
          <w:color w:val="000000"/>
          <w:sz w:val="27"/>
          <w:szCs w:val="27"/>
        </w:rPr>
        <w:t>, e, f, g}, {b, d, e, f, g</w:t>
      </w:r>
      <w:r w:rsidR="00395DBC">
        <w:rPr>
          <w:color w:val="000000"/>
          <w:sz w:val="27"/>
          <w:szCs w:val="27"/>
        </w:rPr>
        <w:t>}</w:t>
      </w:r>
      <w:r>
        <w:rPr>
          <w:color w:val="000000"/>
          <w:sz w:val="27"/>
          <w:szCs w:val="27"/>
        </w:rPr>
        <w:t>, {c, d, e, f, g</w:t>
      </w:r>
      <w:r w:rsidR="00395DBC">
        <w:rPr>
          <w:color w:val="000000"/>
          <w:sz w:val="27"/>
          <w:szCs w:val="27"/>
        </w:rPr>
        <w:t>}</w:t>
      </w:r>
      <w:r>
        <w:rPr>
          <w:color w:val="000000"/>
          <w:sz w:val="27"/>
          <w:szCs w:val="27"/>
        </w:rPr>
        <w:t xml:space="preserve">, </w:t>
      </w:r>
    </w:p>
    <w:p w14:paraId="598BC3A5" w14:textId="593A7221" w:rsidR="009B0BE7" w:rsidRDefault="009B0BE7" w:rsidP="009B0B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{a, b, c, d, e, f}, {a, b, c, </w:t>
      </w:r>
      <w:proofErr w:type="spellStart"/>
      <w:r>
        <w:rPr>
          <w:color w:val="000000"/>
          <w:sz w:val="27"/>
          <w:szCs w:val="27"/>
        </w:rPr>
        <w:t>d,e</w:t>
      </w:r>
      <w:proofErr w:type="spellEnd"/>
      <w:r>
        <w:rPr>
          <w:color w:val="000000"/>
          <w:sz w:val="27"/>
          <w:szCs w:val="27"/>
        </w:rPr>
        <w:t xml:space="preserve">, g}, {a, b, c, d, f, g}, [a, </w:t>
      </w:r>
      <w:proofErr w:type="spellStart"/>
      <w:r>
        <w:rPr>
          <w:color w:val="000000"/>
          <w:sz w:val="27"/>
          <w:szCs w:val="27"/>
        </w:rPr>
        <w:t>b,c</w:t>
      </w:r>
      <w:proofErr w:type="spellEnd"/>
      <w:r>
        <w:rPr>
          <w:color w:val="000000"/>
          <w:sz w:val="27"/>
          <w:szCs w:val="27"/>
        </w:rPr>
        <w:t>, e, f, g}, {a, b, d, e, f, g}, {a, c, d, e, f, g}, {b, c, d, e, f, g}</w:t>
      </w:r>
      <w:r w:rsidR="00171E77">
        <w:rPr>
          <w:color w:val="000000"/>
          <w:sz w:val="27"/>
          <w:szCs w:val="27"/>
        </w:rPr>
        <w:t>}</w:t>
      </w:r>
    </w:p>
    <w:p w14:paraId="198E18BF" w14:textId="77777777" w:rsidR="009B0BE7" w:rsidRDefault="009B0BE7"/>
    <w:sectPr w:rsidR="009B0BE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B17CA" w14:textId="77777777" w:rsidR="00646F52" w:rsidRDefault="00646F52" w:rsidP="00F673E2">
      <w:pPr>
        <w:spacing w:after="0" w:line="240" w:lineRule="auto"/>
      </w:pPr>
      <w:r>
        <w:separator/>
      </w:r>
    </w:p>
  </w:endnote>
  <w:endnote w:type="continuationSeparator" w:id="0">
    <w:p w14:paraId="09CEB5AE" w14:textId="77777777" w:rsidR="00646F52" w:rsidRDefault="00646F52" w:rsidP="00F67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64317" w14:textId="77777777" w:rsidR="00646F52" w:rsidRDefault="00646F52" w:rsidP="00F673E2">
      <w:pPr>
        <w:spacing w:after="0" w:line="240" w:lineRule="auto"/>
      </w:pPr>
      <w:r>
        <w:separator/>
      </w:r>
    </w:p>
  </w:footnote>
  <w:footnote w:type="continuationSeparator" w:id="0">
    <w:p w14:paraId="27C89268" w14:textId="77777777" w:rsidR="00646F52" w:rsidRDefault="00646F52" w:rsidP="00F67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9776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49A930" w14:textId="33D314ED" w:rsidR="00F673E2" w:rsidRDefault="00F673E2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2474E2" w14:textId="77777777" w:rsidR="00F673E2" w:rsidRDefault="00F673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E38"/>
    <w:multiLevelType w:val="hybridMultilevel"/>
    <w:tmpl w:val="51942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D5A1F"/>
    <w:multiLevelType w:val="hybridMultilevel"/>
    <w:tmpl w:val="6BAE7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554940">
    <w:abstractNumId w:val="0"/>
  </w:num>
  <w:num w:numId="2" w16cid:durableId="665672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E7"/>
    <w:rsid w:val="00012F6D"/>
    <w:rsid w:val="0002351D"/>
    <w:rsid w:val="00060FA2"/>
    <w:rsid w:val="000B4A68"/>
    <w:rsid w:val="000C1A1A"/>
    <w:rsid w:val="000D6AE9"/>
    <w:rsid w:val="001126BA"/>
    <w:rsid w:val="00125EB3"/>
    <w:rsid w:val="00171E77"/>
    <w:rsid w:val="001D548A"/>
    <w:rsid w:val="00222EFE"/>
    <w:rsid w:val="00285390"/>
    <w:rsid w:val="002F7732"/>
    <w:rsid w:val="00372C98"/>
    <w:rsid w:val="00390DC4"/>
    <w:rsid w:val="0039546C"/>
    <w:rsid w:val="00395DBC"/>
    <w:rsid w:val="00407310"/>
    <w:rsid w:val="00473184"/>
    <w:rsid w:val="004C3FB2"/>
    <w:rsid w:val="004F5BE5"/>
    <w:rsid w:val="0052041C"/>
    <w:rsid w:val="005D3267"/>
    <w:rsid w:val="005F32BA"/>
    <w:rsid w:val="005F4CCA"/>
    <w:rsid w:val="00646F52"/>
    <w:rsid w:val="00674FB0"/>
    <w:rsid w:val="00683159"/>
    <w:rsid w:val="00685473"/>
    <w:rsid w:val="006E60F7"/>
    <w:rsid w:val="0072778B"/>
    <w:rsid w:val="00766007"/>
    <w:rsid w:val="00797AC6"/>
    <w:rsid w:val="007D675C"/>
    <w:rsid w:val="007E1DA6"/>
    <w:rsid w:val="00826801"/>
    <w:rsid w:val="00860FA4"/>
    <w:rsid w:val="00886166"/>
    <w:rsid w:val="00973FE3"/>
    <w:rsid w:val="009924BD"/>
    <w:rsid w:val="009B0BE7"/>
    <w:rsid w:val="009F45F5"/>
    <w:rsid w:val="00A019D0"/>
    <w:rsid w:val="00A466D0"/>
    <w:rsid w:val="00A5729A"/>
    <w:rsid w:val="00AC3C57"/>
    <w:rsid w:val="00BC3A88"/>
    <w:rsid w:val="00BC3ED6"/>
    <w:rsid w:val="00BF65CE"/>
    <w:rsid w:val="00CE16AA"/>
    <w:rsid w:val="00DA5A05"/>
    <w:rsid w:val="00E51410"/>
    <w:rsid w:val="00E83B4D"/>
    <w:rsid w:val="00E97849"/>
    <w:rsid w:val="00EF40D2"/>
    <w:rsid w:val="00F41E9B"/>
    <w:rsid w:val="00F673E2"/>
    <w:rsid w:val="00F853DA"/>
    <w:rsid w:val="00FA6FA3"/>
    <w:rsid w:val="00FE4FF1"/>
    <w:rsid w:val="00FF431B"/>
    <w:rsid w:val="00FF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714C"/>
  <w15:chartTrackingRefBased/>
  <w15:docId w15:val="{A355C127-4C79-4F6E-88D7-92A94A15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B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67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3E2"/>
  </w:style>
  <w:style w:type="paragraph" w:styleId="Footer">
    <w:name w:val="footer"/>
    <w:basedOn w:val="Normal"/>
    <w:link w:val="FooterChar"/>
    <w:uiPriority w:val="99"/>
    <w:unhideWhenUsed/>
    <w:rsid w:val="00F67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WENJE ROB</dc:creator>
  <cp:keywords/>
  <dc:description/>
  <cp:lastModifiedBy>WENJE ROB</cp:lastModifiedBy>
  <cp:revision>54</cp:revision>
  <dcterms:created xsi:type="dcterms:W3CDTF">2025-09-17T19:20:00Z</dcterms:created>
  <dcterms:modified xsi:type="dcterms:W3CDTF">2025-09-18T09:45:00Z</dcterms:modified>
</cp:coreProperties>
</file>